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studies</w:t>
      </w:r>
    </w:p>
    <w:p>
      <w:r>
        <w:rPr>
          <w:lang w:val="en-GB"/>
          <w:rPrChange w:id="43" w:author="Alice" w:date="2026-01-05T09:00:00Z">
            <w:rPr/>
          </w:rPrChange>
        </w:rPr>
        <w:t xml:space="preserve">Erosion is slow (Smi</w:t>
      </w:r>
      <w:r>
        <w:rPr>
          <w:b/>
        </w:rPr>
        <w:t xml:space="preserve">th, </w:t>
      </w:r>
      <w:r>
        <w:rPr>
          <w:i/>
        </w:rPr>
        <w:t xml:space="preserve">2020) in most holes.</w:t>
      </w:r>
    </w:p>
    <w:p>
      <w:r>
        <w:t xml:space="preserve">As Smith (2020, p. 4) showed, the buffer holds.</w:t>
      </w:r>
    </w:p>
    <w:p>
      <w:r>
        <w:t xml:space="preserve">Sorption varies (see Garcia &amp; Lopez, 2021; Brown 2019) with pH.</w:t>
      </w:r>
    </w:p>
    <w:p>
      <w:r>
        <w:t xml:space="preserve">Flow is channelled </w:t>
      </w:r>
      <w:ins w:id="41" w:author="Alice" w:date="2026-01-05T09:00:00Z">
        <w:r>
          <w:t xml:space="preserve">as reported (Brown, 2019) earlier</w:t>
        </w:r>
      </w:ins>
      <w:r>
        <w:t xml:space="preserve"> and stable.</w:t>
      </w:r>
    </w:p>
    <w:p>
      <w:r>
        <w:t xml:space="preserve">The </w:t>
      </w:r>
      <w:del w:id="42" w:author="Alice" w:date="2026-01-05T09:00:00Z">
        <w:r>
          <w:delText xml:space="preserve">old (Jones, 2018) </w:delText>
        </w:r>
      </w:del>
      <w:r>
        <w:t xml:space="preserve">new view (Smith, 2020) holds.</w:t>
      </w:r>
    </w:p>
    <w:p>
      <w:r>
        <w:t xml:space="preserve">Quality is contingent </w:t>
      </w:r>
      <w:r>
        <w:fldChar w:fldCharType="begin"/>
      </w:r>
      <w:r>
        <w:instrText xml:space="preserve"> ADDIN ZOTERO_ITEM CSL_CITATION {"citationID":"old1","properties":{"formattedCitation":"(Lane, 2014)","plainCitation":"(Lane, 2014)","noteIndex":0},"citationItems":[{"id":16,"uris":["http://zotero.org/groups/777/items/LANE0014"],"itemData":{"id":16,"type":"book","title":"The culture of quality","author":[{"family":"Lane","given":"Christel"}],"issued":{"date-parts":[["2014"]]}}}],"schema":"https://github.com/citation-style-language/schema/raw/master/csl-citation.json"} </w:instrText>
      </w:r>
      <w:r>
        <w:fldChar w:fldCharType="separate"/>
      </w:r>
      <w:r>
        <w:t xml:space="preserve">(Lane, 2014)</w:t>
      </w:r>
      <w:r>
        <w:fldChar w:fldCharType="end"/>
      </w:r>
      <w:r>
        <w:t xml:space="preserve">.</w:t>
      </w:r>
    </w:p>
    <w:p>
      <w:r>
        <w:t xml:space="preserve">Forsmark data </w:t>
      </w:r>
      <w:r>
        <w:fldChar w:fldCharType="begin"/>
      </w:r>
      <w:r>
        <w:instrText xml:space="preserve"> ADDIN EN.CITE &lt;EndNote&gt;&lt;Cite&gt;&lt;Author&gt;Brown&lt;/Author&gt;&lt;Year&gt;2019&lt;/Year&gt;&lt;RecNum&gt;7&lt;/RecNum&gt;&lt;/Cite&gt;&lt;/EndNote&gt;</w:instrText>
      </w:r>
      <w:r>
        <w:fldChar w:fldCharType="begin">
          <w:fldData xml:space="preserve">PEVuZE5vdGU+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t xml:space="preserve">(Brown, 2019)</w:t>
      </w:r>
      <w:r>
        <w:fldChar w:fldCharType="end"/>
      </w:r>
      <w:r>
        <w:t xml:space="preserve"> were used.</w:t>
      </w:r>
    </w:p>
    <w:p>
      <w:r>
        <w:t xml:space="preserve">Refused here (Smith, </w:t>
      </w:r>
      <w:r>
        <w:rPr>
          <w:rStyle w:val="FootnoteReference"/>
        </w:rPr>
        <w:footnoteReference w:id="2"/>
      </w:r>
      <w:r>
        <w:t xml:space="preserve">2020) because of the note.</w:t>
      </w:r>
    </w:p>
    <w:p>
      <w:r>
        <w:t xml:space="preserve">Online, </w:t>
      </w:r>
      <w:hyperlink r:id="rId20" w:history="1">
        <w:r>
          <w:rPr>
            <w:rStyle w:val="Hyperlink"/>
          </w:rPr>
          <w:t xml:space="preserve">see (Smith, 2020) online</w:t>
        </w:r>
      </w:hyperlink>
      <w:r>
        <w:t xml:space="preserve"> too.</w:t>
      </w:r>
    </w:p>
    <w:p>
      <w:r>
        <w:t xml:space="preserve">Two papers fit (Jones, 2020) here.</w:t>
      </w:r>
    </w:p>
    <w:p>
      <w:r>
        <w:t xml:space="preserve">Nobody has (Zzyzx, 1999) in a library.</w:t>
      </w:r>
    </w:p>
    <w:p>
      <w:r>
        <w:t xml:space="preserve">Half known (Smith, 2020; Zzyzx, 1999) stays.</w:t>
      </w:r>
    </w:p>
    <w:p>
      <w:r>
        <w:t xml:space="preserve">Results from Öhman et al. (2014) agree.</w:t>
      </w:r>
    </w:p>
    <w:p>
      <w:r>
        <w:t xml:space="preserve">This follows Lane (2014, 20; cf. Bildtgård 2010) closely.</w:t>
      </w:r>
    </w:p>
    <w:p>
      <w:commentRangeStart w:id="3"/>
      <w:r>
        <w:t xml:space="preserve">Commented text</w:t>
      </w:r>
      <w:commentRangeEnd w:id="3"/>
      <w:r>
        <w:commentReference w:id="3"/>
      </w:r>
      <w:r>
        <w:t xml:space="preserve"> then (Brown, 2019).</w:t>
      </w:r>
    </w:p>
    <w:p>
      <w:r>
        <w:t xml:space="preserve">Conventions matter (Stone et al., 2017) for quality.</w:t>
      </w:r>
    </w:p>
    <w:p>
      <w:r>
        <w:t xml:space="preserve">Swelling was measured (Nilsson, 2015) twice.</w:t>
      </w:r>
    </w:p>
    <w:p>
      <w:r>
        <w:t xml:space="preserve">The site model (SKB R-13-25, Section 4.2) and SKB (R-19-01) agree, as SKB R-19-01 shows.</w:t>
      </w:r>
    </w:p>
    <w:tbl>
      <w:tblPr>
        <w:tblW w:w="0" w:type="auto"/>
      </w:tblPr>
      <w:tblGrid>
        <w:gridCol w:w="4000"/>
      </w:tblGrid>
      <w:tr>
        <w:tc>
          <w:tcPr>
            <w:tcW w:w="4000" w:type="dxa"/>
          </w:tcPr>
          <w:p>
            <w:r>
              <w:t xml:space="preserve">In a table (Garcia &amp; Lopez, 2021).</w:t>
            </w:r>
          </w:p>
        </w:tc>
      </w:tr>
    </w:tbl>
    <w:p>
      <w:pPr>
        <w:pStyle w:val="Heading1"/>
      </w:pPr>
      <w:r>
        <w:t xml:space="preserve">References</w:t>
      </w:r>
    </w:p>
    <w:p>
      <w:r>
        <w:t xml:space="preserve">Bildtgård T, 2010. Taste and distinction. Journal of Taste 3, 1–10.</w:t>
      </w:r>
    </w:p>
    <w:p>
      <w:r>
        <w:t xml:space="preserve">Brown P, 2019. Groundwater flow at Forsmark. SKB R-19-01, Svensk Kärnbränslehantering AB.</w:t>
      </w:r>
    </w:p>
    <w:p>
      <w:r>
        <w:t xml:space="preserve">Garcia M, Lopez J, 2021. Radionuclide sorption on bentonite. Clays 12, 3–4.</w:t>
      </w:r>
    </w:p>
    <w:p>
      <w:r>
        <w:t xml:space="preserve">Jones A, 2020. Sulphide transport in fractured rock. Journal of Hydrology 5, 1–2.</w:t>
      </w:r>
    </w:p>
    <w:p>
      <w:r>
        <w:t xml:space="preserve">Lane C, 2014. The culture of quality. Routledge.</w:t>
      </w:r>
    </w:p>
    <w:p>
      <w:r>
        <w:t xml:space="preserve">Smith J, 2020. Buffer erosion in dilute groundwater. Applied Clay Science 185, 105–117.</w:t>
      </w:r>
    </w:p>
    <w:p>
      <w:r>
        <w:t xml:space="preserve">Uncited U, 2001. Never cited anywhere. Nowhere Press.</w:t>
      </w:r>
    </w:p>
    <w:p>
      <w:r>
        <w:t xml:space="preserve">Öhman J, Odén M, Vidstrand P, 2014. Hydrogeological modelling of SFR. SKB R-13-25.</w:t>
      </w:r>
    </w:p>
    <w:bookmarkStart w:id="57" w:name="end"/>
    <w:bookmarkEnd w:id="57"/>
    <w:sectPr>
      <w:pgSz w:w="11906" w:h="16838"/>
    </w:sectPr>
  </w:body>
</w:document>
</file>

<file path=word/comments.xml><?xml version="1.0" encoding="utf-8"?>
<w:comments xmlns:w="http://schemas.openxmlformats.org/wordprocessingml/2006/main">
  <w:comment w:id="3" w:author="Bob" w:date="2026-01-06T10:00:00Z" w:initials="B">
    <w:p>
      <w:r>
        <w:t xml:space="preserve">Check this.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A note citing (Smith, 2020) as well.</w:t>
      </w:r>
    </w:p>
  </w:footnote>
</w:footnotes>
</file>

<file path=word/settings.xml><?xml version="1.0" encoding="utf-8"?>
<w:settings xmlns:w="http://schemas.openxmlformats.org/wordprocessingml/2006/main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lang w:val="en-GB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rPr>
      <w:b/>
      <w:sz w:val="32"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20" Type="http://schemas.openxmlformats.org/officeDocument/2006/relationships/hyperlink" Target="https://example.org/smith" TargetMode="External"/></Relationships>
</file>

<file path=docProps/core.xml><?xml version="1.0" encoding="utf-8"?>
<cp:coreProperties xmlns:cp="http://schemas.openxmlformats.org/package/2006/metadata/core-properties" xmlns:dc="http://purl.org/dc/elements/1.1/">
  <dc:title>Zoterify fixture</dc:title>
  <dc:creator>kvot ab</dc:creator>
</cp:coreProperties>
</file>